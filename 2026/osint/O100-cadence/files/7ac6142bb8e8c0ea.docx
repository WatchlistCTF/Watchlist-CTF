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COMPLIANCE MEMORANDUM</w:t>
      </w:r>
    </w:p>
    <w:p>
      <w:r>
        <w:t>Ref: NL-COMPLIANCE-0915</w:t>
      </w:r>
    </w:p>
    <w:p>
      <w:r>
        <w:t>TO: All Cloud Operations Staff</w:t>
      </w:r>
    </w:p>
    <w:p>
      <w:r>
        <w:t>FROM: M. Reyes, Compliance Office</w:t>
      </w:r>
    </w:p>
    <w:p>
      <w:r>
        <w:t>RE: Q3 Data Handling Attestation</w:t>
      </w:r>
    </w:p>
    <w:p/>
    <w:p>
      <w:r>
        <w:t>This memorandum confirms that Decima Cloud Services has completed its quarterly review of data-handling procedures in accordance with internal policy DCS-DH-04. All operational teams are reminded to complete the attestation form by the end of the reporting period.</w:t>
      </w:r>
    </w:p>
    <w:p/>
    <w:p>
      <w:r>
        <w:t>No exceptions were identified during this review cycle. Procedures remain consistent with prior quarters and no remediation is required at this time.</w:t>
      </w:r>
      <w:del w:author="akessler" w:date="2026-09-15T03:41:00Z" w:id="1">
        <w:r>
          <w:rPr/>
          <w:delText xml:space="preserve">-- AK: leaving my name off this one. the Q3 audit numbers don't reconcile and Reyes won't sign the real version. number{the_author_is_not_the_byline}</w:delText>
        </w:r>
      </w:del>
    </w:p>
    <w:p/>
    <w:p>
      <w:r>
        <w:t>Questions regarding this attestation may be directed to the Compliance Office through the standard internal channel.</w:t>
      </w:r>
    </w:p>
    <w:p/>
    <w:p>
      <w:r>
        <w:t>M. Reyes</w:t>
      </w:r>
    </w:p>
    <w:p>
      <w:r>
        <w:t>Compliance Office, Decima Cloud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  <Template>C:\Users\akessler\AppData\Roaming\Microsoft\Templates\NL_internal.dotm</Template>
  <Company>Decima Cloud Services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COMPLIANCE MEMORANDUM</dc:title>
  <dc:subject/>
  <dc:creator>M. Reyes</dc:creator>
  <cp:keywords/>
  <dc:description>generated by python-docx</dc:description>
  <cp:lastModifiedBy>svc-docgen</cp:lastModifiedBy>
  <cp:revision>1</cp:revision>
  <dcterms:created xsi:type="dcterms:W3CDTF">2026-09-15T03:14:00Z</dcterms:created>
  <dcterms:modified xsi:type="dcterms:W3CDTF">2026-09-15T03:52:00Z</dcterms:modified>
  <cp:category>Compliance</cp:category>
</cp:coreProperties>
</file>